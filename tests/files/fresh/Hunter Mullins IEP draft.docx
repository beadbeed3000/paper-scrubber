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docProps/custom.xml" ContentType="application/vnd.openxmlformats-officedocument.custom-properties+xml"/>
  <Override PartName="/word/people.xml" ContentType="application/vnd.openxmlformats-officedocument.wordprocessingml.peop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r>
        <w:t xml:space="preserve">Present Levels of Performance - DRAFT</w:t>
      </w:r>
    </w:p>
    <w:p>
      <w:r>
        <w:t xml:space="preserve">Student: </w:t>
      </w:r>
      <w:del w:id="9" w:author="Faith Hensley">
        <w:r>
          <w:delText>Hunter Mullins</w:delText>
        </w:r>
      </w:del>
      <w:ins w:id="10" w:author="Faith Hensley">
        <w:r>
          <w:t>Hunter J. Mullins</w:t>
        </w:r>
      </w:ins>
    </w:p>
    <w:p>
      <w:r>
        <w:t xml:space="preserve">Parent email: </w:t>
      </w:r>
      <w:hyperlink r:id="rIdL1">
        <w:r>
          <w:t>hunter.mullins@example.org</w:t>
        </w:r>
      </w:hyperlink>
    </w:p>
    <w:p>
      <w:r>
        <w:t xml:space="preserve">Mom: </w:t>
      </w:r>
      <w:r>
        <w:fldChar w:fldCharType="begin"/>
      </w:r>
      <w:r>
        <w:instrText xml:space="preserve"> HYPERLINK "mailto:brooke.mul</w:instrText>
      </w:r>
      <w:r>
        <w:instrText xml:space="preserve">lins82@example.com" </w:instrText>
      </w:r>
      <w:r>
        <w:fldChar w:fldCharType="separate"/>
      </w:r>
      <w:r>
        <w:t>brooke.mullins82@example.com</w:t>
      </w:r>
      <w:r>
        <w:fldChar w:fldCharType="end"/>
      </w:r>
    </w:p>
    <w:p>
      <w:r>
        <w:t xml:space="preserve">Papaw: </w:t>
      </w:r>
      <w:fldSimple w:instr=" HYPERLINK &quot;mailto:dwight.combs@example.com&quot; ">
        <w:r>
          <w:t>dwight.combs@example.com</w:t>
        </w:r>
      </w:fldSimple>
    </w:p>
    <w:p>
      <w:r>
        <w:drawing>
          <wp:inline>
            <wp:extent cx="1" cy="1"/>
            <wp:docPr id="1" name="Picture 1" descr="Photo of Hunter Mullins at the 4-H goat show"/>
          </wp:inline>
        </w:drawing>
      </w:r>
    </w:p>
    <w:p>
      <w:r>
        <w:t xml:space="preserve">Hunter is a 7th grader at Upper Bearpen Middle School with ADHD. He rides Bus 14 and shows goats in 4-H.</w:t>
      </w:r>
    </w:p>
    <w:p>
      <w:r>
        <w:t xml:space="preserve">Call his mother Brooke at (606) 555-0198.</w:t>
      </w:r>
    </w:p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>
  <w:comment w:id="1" w:author="Faith Hensley" w:initials="FH">
    <w:p>
      <w:r>
        <w:t>Check with Hunter's mamaw about the bus</w:t>
      </w:r>
    </w:p>
  </w:comment>
</w:comments>
</file>

<file path=word/people.xml><?xml version="1.0" encoding="utf-8"?>
<w15:people xmlns:w15="http://schemas.microsoft.com/office/word/2012/wordml">
  <w15:person w15:author="Faith Hensley"/>
</w15:people>
</file>

<file path=word/_rels/document.xml.rels><?xml version="1.0" encoding="UTF-8" standalone="yes"?><Relationships xmlns="http://schemas.openxmlformats.org/package/2006/relationships"><Relationship Id="rIdL1" Type="http://schemas.openxmlformats.org/officeDocument/2006/relationships/hyperlink" Target="mailto:hunter.mullins@example.org" TargetMode="External"/><Relationship Id="rIdC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 xmlns:vt="http://schemas.openxmlformats.org/officeDocument/2006/docPropsVTypes">
  <Company>Hollin County Schools</Company>
  <TitlesOfParts>
    <vt:vector size="1" baseType="lpstr">
      <vt:lpstr>Hunter Mullins IEP draft</vt:lpstr>
    </vt:vector>
  </TitlesOfParts>
</Properties>
</file>

<file path=docProps/core.xml><?xml version="1.0" encoding="utf-8"?>
<cp:coreProperties xmlns:cp="http://schemas.openxmlformats.org/package/2006/metadata/core-properties" xmlns:dc="http://purl.org/dc/elements/1.1/">
  <dc:title>Hunter Mullins IEP draft</dc:title>
  <dc:creator>Hunter Mullins</dc:creator>
  <cp:lastModifiedBy>Hunter Mullins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udent">
    <vt:lpwstr>Hunter Mullins</vt:lpwstr>
  </property>
  <property fmtid="{D5CDD505-2E9C-101B-9397-08002B2CF9AE}" pid="3" name="Case Manager">
    <vt:lpwstr>Faith Hensley</vt:lpwstr>
  </property>
</Properties>
</file>